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 w:before="1440"/>
      </w:pPr>
      <w:r>
        <w:rPr>
          <w:b/>
          <w:bCs/>
          <w:color w:val="1A3A6B"/>
          <w:sz w:val="64"/>
          <w:szCs w:val="64"/>
        </w:rPr>
        <w:t>PROJECT BUSTER</w:t>
      </w:r>
    </w:p>
    <w:p>
      <w:pPr>
        <w:jc w:val="center"/>
        <w:spacing w:after="200"/>
      </w:pPr>
      <w:r>
        <w:rPr>
          <w:color w:val="2B5BAA"/>
          <w:sz w:val="36"/>
          <w:szCs w:val="36"/>
        </w:rPr>
        <w:t>니케(NIKKE) 모작 프로젝트</w:t>
      </w:r>
    </w:p>
    <w:p>
      <w:pPr>
        <w:jc w:val="center"/>
        <w:spacing w:after="600"/>
      </w:pPr>
      <w:r>
        <w:rPr>
          <w:color w:val="666666"/>
          <w:sz w:val="24"/>
          <w:szCs w:val="24"/>
        </w:rPr>
        <w:t>Unity Mobile Client | Portfolio Project</w:t>
      </w:r>
    </w:p>
    <w:p>
      <w:pPr>
        <w:pBdr>
          <w:bottom w:val="single" w:sz="4" w:space="1" w:color="2B5BAA"/>
        </w:pBdr>
        <w:spacing w:after="200"/>
      </w:pPr>
    </w:p>
    <w:p>
      <w:pPr>
        <w:jc w:val="center"/>
        <w:spacing w:after="100"/>
      </w:pPr>
      <w:r>
        <w:rPr>
          <w:color w:val="444444"/>
          <w:sz w:val="22"/>
          <w:szCs w:val="22"/>
        </w:rPr>
        <w:t>버전: v1.0     작성일: 2025년 4월     개발 기간: 3개월</w:t>
      </w:r>
    </w:p>
    <w:p>
      <w:pPr>
        <w:jc w:val="center"/>
        <w:spacing w:after="100"/>
      </w:pPr>
      <w:r>
        <w:rPr>
          <w:color w:val="444444"/>
          <w:sz w:val="22"/>
          <w:szCs w:val="22"/>
        </w:rPr>
        <w:t>플랫폼: Android (Mobile) → PC 포팅</w:t>
      </w:r>
    </w:p>
    <w:p>
      <w:pPr>
        <w:jc w:val="center"/>
        <w:spacing w:after="100"/>
      </w:pPr>
      <w:r>
        <w:rPr>
          <w:color w:val="444444"/>
          <w:sz w:val="22"/>
          <w:szCs w:val="22"/>
        </w:rPr>
        <w:t>엔진: Unity     언어: C#     개발 인원: 1인</w:t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4"/>
          <w:szCs w:val="34"/>
        </w:rPr>
        <w:t>1. Game Design Document (GDD)</w:t>
      </w:r>
    </w:p>
    <w:p>
      <w:pPr>
        <w:pBdr>
          <w:bottom w:val="single" w:sz="4" w:space="1" w:color="2B5BAA"/>
        </w:pBdr>
        <w:spacing w:after="20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1.1 프로젝트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프로젝트명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Project BUSTER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원작 참고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승리의 여신: 니케 (시프트업, 2022)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장르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모바일 TPS / 커버 슈터 액션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개발 목적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Unity 클라이언트 개발 역량 증명 (포트폴리오)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Android (1차) → PC 빌드 (2차)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개발 기간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3개월 (Phase 1~3)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개발 인원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1인 (기획 / 프로그래밍 / UI)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1.2 핵심 게임 루프</w:t>
      </w:r>
    </w:p>
    <w:p>
      <w:pPr>
        <w:spacing w:after="100"/>
      </w:pPr>
      <w:r>
        <w:rPr>
          <w:sz w:val="22"/>
          <w:szCs w:val="22"/>
        </w:rPr>
        <w:t>스테이지 선택 → 전투 시작 → 적 처치 + 버스트 게이지 충전 → 캐릭터 스위칭 &amp; 스킬 활용 → 웨이브 클리어 → 전투 결과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1.3 캐릭터 설계</w:t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3버스터 (딜러)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65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역할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딜러 (단일 고화력 딜링)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저격 소총 (Sniper Rifle)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 차징량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높음 (적 처치 시 대량 충전)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기본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스킬: 관통 저격 (직선 방향 적 전체 피해)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풀파워 스나이프: 화면 전체 고배율 피해 + 연출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 방식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자동(유휴 시) + 탄창 소진 시 강제 풀 리로딩 (긴 리로드 시간)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2버스터 (탱커)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65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역할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탱커 (팀 보호 + 지속 딜링)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미니건 (Minigun)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 차징량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중간 (연속 명중 시 누적 충전)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기본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버프 스킬: 팀 전체 방어력 + 공격력 일정 시간 증가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강철 폭풍: 전방 범위 연속 사격 + 자신 무적 상태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 방식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자동(유휴 시) + 탄창 소진 시 강제 풀 리로딩 (중간 리로드 시간)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1버스터 (서포터)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65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역할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서포터 (적 약화 + 팀 지원)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돌격 소총 (Assault Rifle)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 차징량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낮음 (빠른 연사로 소량 꾸준히 충전)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기본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디버프 스킬: 범위 내 적 이동속도 감소 + 방어력 감소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스킬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전술 재밍: 범위 내 모든 적 스턴 + 팀 HP 회복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 방식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자동(유휴 시) + 탄창 소진 시 강제 풀 리로딩 (짧은 리로드 시간)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1.4 버스트 게이지 시스템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버스트 게이지는 팀 공유 단일 풀 (0~100%)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각 캐릭터별 게이지 차징량 상이: 3버스터(높음) &gt; 2버스터(중간) &gt; 1버스터(낮음)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게이지 100% 달성 시 현재 활성 캐릭터의 버스트 스킬 발동 가능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버스트 발동 후 게이지 0% 초기화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1.5 캐릭터 스위칭 시스템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전투 중 언제든 3명 중 1명으로 전환 가능 (전환 딜레이 0.3초)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전환 시 카메라가 해당 캐릭터 중앙으로 부드럽게 이동 (Lerp 카메라)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전환 중 입력 차단 (전환 딜레이 동안 무적 없음)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사망 캐릭터로의 전환 불가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HP, 버프/디버프 지속시간은 전환 후에도 개별 유지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1.6 적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200"/>
        <w:gridCol w:w="3500"/>
        <w:gridCol w:w="2126"/>
      </w:tblGrid>
      <w:tr>
        <w:tc>
          <w:tcPr>
            <w:tcW w:w="1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공격 패턴</w:t>
            </w:r>
          </w:p>
        </w:tc>
        <w:tc>
          <w:tcPr>
            <w:tcW w:w="21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위치 변경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원거리 고정형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일정 간격 단발 사격 / 커버 뒤 고정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없음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위치 변경형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사격 후 Waypoint 이동 반복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일정 피격 후 다음 Waypoint로 이동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근접 돌진형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일정 거리 접근 시 돌진 공격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플레이어 캐릭터 추적 이동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1.7 리로딩 시스템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기본 리로딩: 공격 입력이 없을 때 자동으로 탄약 충전 시작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강제 풀 리로딩: 탄창이 0이 되면 강제로 풀 리로딩 대기 (입력 불가)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>
        <w:tc>
          <w:tcPr>
            <w:tcW w:w="20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캐릭터</w:t>
            </w:r>
          </w:p>
        </w:tc>
        <w:tc>
          <w:tcPr>
            <w:tcW w:w="20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무기</w:t>
            </w:r>
          </w:p>
        </w:tc>
        <w:tc>
          <w:tcPr>
            <w:tcW w:w="20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탄창 크기</w:t>
            </w:r>
          </w:p>
        </w:tc>
        <w:tc>
          <w:tcPr>
            <w:tcW w:w="3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강제 리로드 시간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3버스터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저격 소총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3.0초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2버스터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미니건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del w:id="1" w:author="Claude" w:date="2026-05-02T00:00:00Z">
              <w:r>
                <w:rPr>
                  <w:sz w:val="20"/>
                  <w:szCs w:val="20"/>
                </w:rPr>
                <w:delText>100발</w:delText>
              </w:r>
            </w:del>
            <w:ins w:id="2" w:author="Claude" w:date="2026-05-02T00:00:00Z">
              <w:r>
                <w:rPr>
                  <w:sz w:val="20"/>
                  <w:szCs w:val="20"/>
                </w:rPr>
                <w:t>400발</w:t>
              </w:r>
            </w:ins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del w:id="3" w:author="Claude" w:date="2026-05-02T00:00:00Z">
              <w:r>
                <w:rPr>
                  <w:sz w:val="20"/>
                  <w:szCs w:val="20"/>
                </w:rPr>
                <w:delText>2.0초</w:delText>
              </w:r>
            </w:del>
            <w:ins w:id="4" w:author="Claude" w:date="2026-05-02T00:00:00Z">
              <w:r>
                <w:rPr>
                  <w:sz w:val="20"/>
                  <w:szCs w:val="20"/>
                </w:rPr>
                <w:t>5.0초</w:t>
              </w:r>
            </w:ins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1버스터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돌격 소총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del w:id="5" w:author="Claude" w:date="2026-05-02T00:00:00Z">
              <w:r>
                <w:rPr>
                  <w:sz w:val="20"/>
                  <w:szCs w:val="20"/>
                </w:rPr>
                <w:delText>30발</w:delText>
              </w:r>
            </w:del>
            <w:ins w:id="6" w:author="Claude" w:date="2026-05-02T00:00:00Z">
              <w:r>
                <w:rPr>
                  <w:sz w:val="20"/>
                  <w:szCs w:val="20"/>
                </w:rPr>
                <w:t>120발</w:t>
              </w:r>
            </w:ins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del w:id="7" w:author="Claude" w:date="2026-05-02T00:00:00Z">
              <w:r>
                <w:rPr>
                  <w:sz w:val="20"/>
                  <w:szCs w:val="20"/>
                </w:rPr>
                <w:delText>1.5초</w:delText>
              </w:r>
            </w:del>
            <w:ins w:id="8" w:author="Claude" w:date="2026-05-02T00:00:00Z">
              <w:r>
                <w:rPr>
                  <w:sz w:val="20"/>
                  <w:szCs w:val="20"/>
                </w:rPr>
                <w:t>2.0초</w:t>
              </w:r>
            </w:ins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1.8 UI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>
        <w:tc>
          <w:tcPr>
            <w:tcW w:w="2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UI 요소</w:t>
            </w:r>
          </w:p>
        </w:tc>
        <w:tc>
          <w:tcPr>
            <w:tcW w:w="2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46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HP바 (3개)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화면 하단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각 캐릭터별 HP 개별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화면 하단 중앙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팀 공유 게이지 (0~100%)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버프/디버프 아이콘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HP바 옆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현재 활성 이펙트 표시 + 지속시간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 인디케이터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위 또는 하단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탄약 수 / 강제 리로드 진행바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전환 버튼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화면 하단 우측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3개 슬롯 (사망 시 비활성화)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버튼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화면 하단 우측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현재 캐릭터 스킬 + 쿨타임 표시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배경 (고정 사이드뷰)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전체 화면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파랄렉스 스크롤 배경 레이어</w:t>
            </w:r>
          </w:p>
        </w:tc>
      </w:tr>
    </w:tbl>
    <w:p>
      <w:pPr>
        <w:pStyle w:val="Heading2"/>
        <w:rPr>
          <w:ins w:id="9" w:author="Claude" w:date="2026-05-02T00:00:00Z"/>
        </w:rPr>
      </w:pPr>
      <w:ins w:id="10" w:author="Claude" w:date="2026-05-02T00:00:00Z">
        <w:r>
          <w:rPr>
            <w:b/>
            <w:bCs/>
            <w:color w:val="2B5BAA"/>
            <w:sz w:val="28"/>
            <w:szCs w:val="28"/>
          </w:rPr>
          <w:t>1.9 Shield 시스템 (신규 편입)</w:t>
        </w:r>
      </w:ins>
    </w:p>
    <w:p>
      <w:pPr>
        <w:rPr>
          <w:ins w:id="11" w:author="Claude" w:date="2026-05-02T00:00:00Z"/>
        </w:rPr>
      </w:pPr>
      <w:ins w:id="12" w:author="Claude" w:date="2026-05-02T00:00:00Z">
        <w:r>
          <w:t>모든 캐릭터는 HP(체력)와 별개로 Shield 50을 보유한다. Shield는 엄폐(Cover) 개념의 추상화이며, Idle 상태에서 피격 시 HP보다 먼저 소진된다. Shield가 0 이하로 깎이면 초과 데미지는 HP로 이월된다. (예: Shield 10 남은 상태에서 30 데미지 → Shield 0, HP에 20 추가 피해)</w:t>
        </w:r>
      </w:ins>
    </w:p>
    <w:p>
      <w:pPr>
        <w:rPr>
          <w:ins w:id="13" w:author="Claude" w:date="2026-05-02T00:00:00Z"/>
        </w:rPr>
      </w:pPr>
      <w:ins w:id="14" w:author="Claude" w:date="2026-05-02T00:00:00Z">
        <w:r>
          <w:t>현재 Shield 자동 회복 정책은 미정(TBD). 후보안: (a) 비전투 시간 N초 후 점진 회복, (b) 캐릭터 전환 시 일정량 회복, (c) 회복 없음(소모성).</w:t>
        </w:r>
      </w:ins>
    </w:p>
    <w:p>
      <w:pPr>
        <w:pStyle w:val="Heading2"/>
        <w:rPr>
          <w:ins w:id="15" w:author="Claude" w:date="2026-05-02T00:00:00Z"/>
        </w:rPr>
      </w:pPr>
      <w:ins w:id="16" w:author="Claude" w:date="2026-05-02T00:00:00Z">
        <w:r>
          <w:rPr>
            <w:b/>
            <w:bCs/>
            <w:color w:val="2B5BAA"/>
            <w:sz w:val="28"/>
            <w:szCs w:val="28"/>
          </w:rPr>
          <w:t>1.10 데미지 처리 규칙 (State별)</w:t>
        </w:r>
      </w:ins>
    </w:p>
    <w:p>
      <w:pPr>
        <w:rPr>
          <w:ins w:id="17" w:author="Claude" w:date="2026-05-02T00:00:00Z"/>
        </w:rPr>
      </w:pPr>
      <w:ins w:id="18" w:author="Claude" w:date="2026-05-02T00:00:00Z">
        <w:r>
          <w:t>캐릭터의 현재 상태(CharacterState)에 따라 피격 처리가 달라진다. 사격 / 리로드 중에는 노출되어 있다는 게임 디자인을 코드에 반영한 것이다.</w:t>
        </w:r>
      </w:ins>
    </w:p>
    <w:p>
      <w:pPr>
        <w:rPr>
          <w:ins w:id="19" w:author="Claude" w:date="2026-05-02T00:00:00Z"/>
        </w:rPr>
      </w:pPr>
      <w:ins w:id="20" w:author="Claude" w:date="2026-05-02T00:00:00Z">
        <w:r>
          <w:t>- Idle (대기): Shield 우선 흡수 → 초과분만 HP 차감</w:t>
        </w:r>
      </w:ins>
    </w:p>
    <w:p>
      <w:pPr>
        <w:rPr>
          <w:ins w:id="21" w:author="Claude" w:date="2026-05-02T00:00:00Z"/>
        </w:rPr>
      </w:pPr>
      <w:ins w:id="22" w:author="Claude" w:date="2026-05-02T00:00:00Z">
        <w:r>
          <w:t>- Fire (사격): Shield 무시, HP 직격</w:t>
        </w:r>
      </w:ins>
    </w:p>
    <w:p>
      <w:pPr>
        <w:rPr>
          <w:ins w:id="23" w:author="Claude" w:date="2026-05-02T00:00:00Z"/>
        </w:rPr>
      </w:pPr>
      <w:ins w:id="24" w:author="Claude" w:date="2026-05-02T00:00:00Z">
        <w:r>
          <w:t>- Reload (리로딩): Shield 무시, HP 직격 (재정의 검토 - 리로딩이 엄폐 동작이라면 Idle처럼 처리하는 안도 있음)</w:t>
        </w:r>
      </w:ins>
    </w:p>
    <w:p>
      <w:pPr>
        <w:pStyle w:val="Heading2"/>
        <w:rPr>
          <w:ins w:id="25" w:author="Claude" w:date="2026-05-02T00:00:00Z"/>
        </w:rPr>
      </w:pPr>
      <w:ins w:id="26" w:author="Claude" w:date="2026-05-02T00:00:00Z">
        <w:r>
          <w:rPr>
            <w:b/>
            <w:bCs/>
            <w:color w:val="2B5BAA"/>
            <w:sz w:val="28"/>
            <w:szCs w:val="28"/>
          </w:rPr>
          <w:t>1.11 Buff / Debuff 데미지 배율</w:t>
        </w:r>
      </w:ins>
    </w:p>
    <w:p>
      <w:pPr>
        <w:rPr>
          <w:ins w:id="27" w:author="Claude" w:date="2026-05-02T00:00:00Z"/>
        </w:rPr>
      </w:pPr>
      <w:ins w:id="28" w:author="Claude" w:date="2026-05-02T00:00:00Z">
        <w:r>
          <w:t>현재 Buff / Debuff는 boolean 플래그 형태로 받는 데미지에 곱연산 적용된다. 향후 StatusEffect 통합 시스템으로 흡수될 예정이며, 그 시점에 누적 / 다중 효과 처리 정책을 정한다.</w:t>
        </w:r>
      </w:ins>
    </w:p>
    <w:p>
      <w:pPr>
        <w:rPr>
          <w:ins w:id="29" w:author="Claude" w:date="2026-05-02T00:00:00Z"/>
        </w:rPr>
      </w:pPr>
      <w:ins w:id="30" w:author="Claude" w:date="2026-05-02T00:00:00Z">
        <w:r>
          <w:t>- Buff 활성 시: 받는 데미지 × 0.75 (25% 감소)</w:t>
        </w:r>
      </w:ins>
    </w:p>
    <w:p>
      <w:pPr>
        <w:rPr>
          <w:ins w:id="31" w:author="Claude" w:date="2026-05-02T00:00:00Z"/>
        </w:rPr>
      </w:pPr>
      <w:ins w:id="32" w:author="Claude" w:date="2026-05-02T00:00:00Z">
        <w:r>
          <w:t>- Debuff 활성 시: 받는 데미지 × 1.25 (25% 증가)</w:t>
        </w:r>
      </w:ins>
    </w:p>
    <w:p>
      <w:pPr>
        <w:rPr>
          <w:ins w:id="33" w:author="Claude" w:date="2026-05-02T00:00:00Z"/>
        </w:rPr>
      </w:pPr>
      <w:ins w:id="34" w:author="Claude" w:date="2026-05-02T00:00:00Z">
        <w:r>
          <w:t>- Buff와 Debuff 동시 활성 시: 두 배율 모두 곱연산 (0.75 × 1.25 = 0.9375). 추후 상호 상쇄 / 우선순위 룰로 변경될 수 있음.</w:t>
        </w:r>
      </w:ins>
    </w:p>
    <w:p>
      <w:pPr>
        <w:pStyle w:val="Heading2"/>
        <w:rPr>
          <w:ins w:id="35" w:author="Claude" w:date="2026-05-02T00:00:00Z"/>
        </w:rPr>
      </w:pPr>
      <w:ins w:id="36" w:author="Claude" w:date="2026-05-02T00:00:00Z">
        <w:r>
          <w:rPr>
            <w:b/>
            <w:bCs/>
            <w:color w:val="2B5BAA"/>
            <w:sz w:val="28"/>
            <w:szCs w:val="28"/>
          </w:rPr>
          <w:t>1.12 캐릭터별 사격 메커니즘 차별화</w:t>
        </w:r>
      </w:ins>
    </w:p>
    <w:p>
      <w:pPr>
        <w:rPr>
          <w:ins w:id="37" w:author="Claude" w:date="2026-05-02T00:00:00Z"/>
        </w:rPr>
      </w:pPr>
      <w:ins w:id="38" w:author="Claude" w:date="2026-05-02T00:00:00Z">
        <w:r>
          <w:t>단순한 발사 속도 차이를 넘어, 무기 콘셉트에 맞는 입력 처리 차별화를 도입한다. 동일한 입력(마우스 좌클릭)이 무기에 따라 다르게 해석된다.</w:t>
        </w:r>
      </w:ins>
    </w:p>
    <w:p>
      <w:pPr>
        <w:rPr>
          <w:ins w:id="39" w:author="Claude" w:date="2026-05-02T00:00:00Z"/>
          <w:b/>
        </w:rPr>
      </w:pPr>
      <w:ins w:id="40" w:author="Claude" w:date="2026-05-02T00:00:00Z">
        <w:r>
          <w:rPr>
            <w:b/>
          </w:rPr>
          <w:t>Viper (저격 소총 / 3버스터) - 조준-릴리즈 사격</w:t>
        </w:r>
      </w:ins>
    </w:p>
    <w:p>
      <w:pPr>
        <w:rPr>
          <w:ins w:id="41" w:author="Claude" w:date="2026-05-02T00:00:00Z"/>
        </w:rPr>
      </w:pPr>
      <w:ins w:id="42" w:author="Claude" w:date="2026-05-02T00:00:00Z">
        <w:r>
          <w:t>- 입력 누름(GetMouseButton): 조준 상태로 진입 (Fire 스프라이트 표시, 실제 발사 없음)</w:t>
        </w:r>
      </w:ins>
    </w:p>
    <w:p>
      <w:pPr>
        <w:rPr>
          <w:ins w:id="43" w:author="Claude" w:date="2026-05-02T00:00:00Z"/>
        </w:rPr>
      </w:pPr>
      <w:ins w:id="44" w:author="Claude" w:date="2026-05-02T00:00:00Z">
        <w:r>
          <w:t>- 입력 떼는 순간(GetMouseButtonUp): 1발 발사 + 탄창 -1</w:t>
        </w:r>
      </w:ins>
    </w:p>
    <w:p>
      <w:pPr>
        <w:rPr>
          <w:ins w:id="45" w:author="Claude" w:date="2026-05-02T00:00:00Z"/>
        </w:rPr>
      </w:pPr>
      <w:ins w:id="46" w:author="Claude" w:date="2026-05-02T00:00:00Z">
        <w:r>
          <w:t>- 콘셉트: 정밀 조준 → 정확한 한 발. 누르고 있는 동안 조준 시각 피드백을 줄 수 있는 확장성을 가짐.</w:t>
        </w:r>
      </w:ins>
    </w:p>
    <w:p>
      <w:pPr>
        <w:rPr>
          <w:ins w:id="47" w:author="Claude" w:date="2026-05-02T00:00:00Z"/>
          <w:b/>
        </w:rPr>
      </w:pPr>
      <w:ins w:id="48" w:author="Claude" w:date="2026-05-02T00:00:00Z">
        <w:r>
          <w:rPr>
            <w:b/>
          </w:rPr>
          <w:t>Titan (미니건 / 2버스터) - 가속 워밍업</w:t>
        </w:r>
      </w:ins>
    </w:p>
    <w:p>
      <w:pPr>
        <w:rPr>
          <w:ins w:id="49" w:author="Claude" w:date="2026-05-02T00:00:00Z"/>
        </w:rPr>
      </w:pPr>
      <w:ins w:id="50" w:author="Claude" w:date="2026-05-02T00:00:00Z">
        <w:r>
          <w:t>- 처음 0~20발 동안 발사 속도가 점진적으로 빨라진다 (Lerp 보간)</w:t>
        </w:r>
      </w:ins>
    </w:p>
    <w:p>
      <w:pPr>
        <w:rPr>
          <w:ins w:id="51" w:author="Claude" w:date="2026-05-02T00:00:00Z"/>
        </w:rPr>
      </w:pPr>
      <w:ins w:id="52" w:author="Claude" w:date="2026-05-02T00:00:00Z">
        <w:r>
          <w:t>- 시작 속도: 3발/초 (1f/3f) → 20발 시점: 60발/초 (1f/60f)</w:t>
        </w:r>
      </w:ins>
    </w:p>
    <w:p>
      <w:pPr>
        <w:rPr>
          <w:ins w:id="53" w:author="Claude" w:date="2026-05-02T00:00:00Z"/>
        </w:rPr>
      </w:pPr>
      <w:ins w:id="54" w:author="Claude" w:date="2026-05-02T00:00:00Z">
        <w:r>
          <w:t>- 입력 떼면(OnFireRelease) 가속 리셋 - shotsFired = 0, 다음 사격은 다시 3발/초부터</w:t>
        </w:r>
      </w:ins>
    </w:p>
    <w:p>
      <w:pPr>
        <w:rPr>
          <w:ins w:id="55" w:author="Claude" w:date="2026-05-02T00:00:00Z"/>
        </w:rPr>
      </w:pPr>
      <w:ins w:id="56" w:author="Claude" w:date="2026-05-02T00:00:00Z">
        <w:r>
          <w:t>- 콘셉트: 미니건 회전 시동 → 점차 풀가동. 짧게 끊어 쏘는 플레이는 손해, 길게 누르는 플레이가 보상받음.</w:t>
        </w:r>
      </w:ins>
    </w:p>
    <w:p>
      <w:pPr>
        <w:rPr>
          <w:ins w:id="57" w:author="Claude" w:date="2026-05-02T00:00:00Z"/>
          <w:b/>
        </w:rPr>
      </w:pPr>
      <w:ins w:id="58" w:author="Claude" w:date="2026-05-02T00:00:00Z">
        <w:r>
          <w:rPr>
            <w:b/>
          </w:rPr>
          <w:t>Ghost (돌격 소총 / 1버스터) - 정속 사격</w:t>
        </w:r>
      </w:ins>
    </w:p>
    <w:p>
      <w:pPr>
        <w:rPr>
          <w:ins w:id="59" w:author="Claude" w:date="2026-05-02T00:00:00Z"/>
        </w:rPr>
      </w:pPr>
      <w:ins w:id="60" w:author="Claude" w:date="2026-05-02T00:00:00Z">
        <w:r>
          <w:t>- 12발/초 (fireRate = 1f / 12f) 정속 발사. 가장 평이한 기준점 역할.</w:t>
        </w:r>
      </w:ins>
    </w:p>
    <w:p>
      <w:pPr>
        <w:pStyle w:val="Heading2"/>
        <w:rPr>
          <w:ins w:id="61" w:author="Claude" w:date="2026-05-02T00:00:00Z"/>
        </w:rPr>
      </w:pPr>
      <w:ins w:id="62" w:author="Claude" w:date="2026-05-02T00:00:00Z">
        <w:r>
          <w:rPr>
            <w:b/>
            <w:bCs/>
            <w:color w:val="2B5BAA"/>
            <w:sz w:val="28"/>
            <w:szCs w:val="28"/>
          </w:rPr>
          <w:t>1.13 캐릭터 기본 스탯 (P1 명세)</w:t>
        </w:r>
      </w:ins>
    </w:p>
    <w:p>
      <w:pPr>
        <w:rPr>
          <w:ins w:id="63" w:author="Claude" w:date="2026-05-02T00:00:00Z"/>
        </w:rPr>
      </w:pPr>
      <w:ins w:id="64" w:author="Claude" w:date="2026-05-02T00:00:00Z">
        <w:r>
          <w:t>현재 코드 Initialize() 기준값. 향후 ScriptableObject로 분리 예정.</w:t>
        </w:r>
      </w:ins>
    </w:p>
    <w:p>
      <w:pPr>
        <w:rPr>
          <w:ins w:id="65" w:author="Claude" w:date="2026-05-02T00:00:00Z"/>
          <w:b/>
        </w:rPr>
      </w:pPr>
      <w:ins w:id="66" w:author="Claude" w:date="2026-05-02T00:00:00Z">
        <w:r>
          <w:rPr>
            <w:b/>
          </w:rPr>
          <w:t>Viper (3버스터 / 저격소총)</w:t>
        </w:r>
      </w:ins>
    </w:p>
    <w:p>
      <w:pPr>
        <w:rPr>
          <w:ins w:id="67" w:author="Claude" w:date="2026-05-02T00:00:00Z"/>
        </w:rPr>
      </w:pPr>
      <w:ins w:id="68" w:author="Claude" w:date="2026-05-02T00:00:00Z">
        <w:r>
          <w:t>HP 100 / Shield 50 / 공격력 50 / 탄창 5발 / 강제 리로드 3.0초 / 버스트 차징량 20 / 스킬 쿨타임 10초 / 버스트 쿨타임 20초</w:t>
        </w:r>
      </w:ins>
    </w:p>
    <w:p>
      <w:pPr>
        <w:rPr>
          <w:ins w:id="69" w:author="Claude" w:date="2026-05-02T00:00:00Z"/>
          <w:b/>
        </w:rPr>
      </w:pPr>
      <w:ins w:id="70" w:author="Claude" w:date="2026-05-02T00:00:00Z">
        <w:r>
          <w:rPr>
            <w:b/>
          </w:rPr>
          <w:t>Titan (2버스터 / 미니건)</w:t>
        </w:r>
      </w:ins>
    </w:p>
    <w:p>
      <w:pPr>
        <w:rPr>
          <w:ins w:id="71" w:author="Claude" w:date="2026-05-02T00:00:00Z"/>
        </w:rPr>
      </w:pPr>
      <w:ins w:id="72" w:author="Claude" w:date="2026-05-02T00:00:00Z">
        <w:r>
          <w:t>HP 200 / Shield 50 / 공격력 10 / 탄창 400발 / 강제 리로드 5.0초 / 버스트 차징량 10 / 스킬 쿨타임 10초 / 버스트 쿨타임 20초</w:t>
        </w:r>
      </w:ins>
    </w:p>
    <w:p>
      <w:pPr>
        <w:rPr>
          <w:ins w:id="73" w:author="Claude" w:date="2026-05-02T00:00:00Z"/>
          <w:b/>
        </w:rPr>
      </w:pPr>
      <w:ins w:id="74" w:author="Claude" w:date="2026-05-02T00:00:00Z">
        <w:r>
          <w:rPr>
            <w:b/>
          </w:rPr>
          <w:t>Ghost (1버스터 / 돌격소총)</w:t>
        </w:r>
      </w:ins>
    </w:p>
    <w:p>
      <w:pPr>
        <w:rPr>
          <w:ins w:id="75" w:author="Claude" w:date="2026-05-02T00:00:00Z"/>
        </w:rPr>
      </w:pPr>
      <w:ins w:id="76" w:author="Claude" w:date="2026-05-02T00:00:00Z">
        <w:r>
          <w:t>HP 100 / Shield 50 / 공격력 20 / 탄창 120발 / 강제 리로드 2.0초 / 버스트 차징량 5 / 스킬 쿨타임 10초 / 버스트 쿨타임 15초</w:t>
        </w:r>
      </w:ins>
    </w:p>
    <w:p>
      <w:pPr>
        <w:rPr>
          <w:ins w:id="77" w:author="Claude" w:date="2026-05-02T00:00:00Z"/>
        </w:rPr>
      </w:pPr>
      <w:ins w:id="78" w:author="Claude" w:date="2026-05-02T00:00:00Z">
        <w:r>
          <w:t>설계 의도: 한 발의 무게(Viper) ↔ 화력 지속(Titan) ↔ 안정적 평균(Ghost)의 삼각 구도. 예상 DPS - Viper ≈ 50/3.0초 ≈ 16.7, Titan 풀가속 ≈ 600/초이지만 5.0초 리로드 페널티 큼, Ghost ≈ 240/초.</w:t>
        </w:r>
      </w:ins>
    </w:p>
    <w:p>
      <w:pPr>
        <w:pStyle w:val="Heading2"/>
        <w:rPr>
          <w:ins w:id="79" w:author="Claude" w:date="2026-05-02T00:00:00Z"/>
        </w:rPr>
      </w:pPr>
      <w:ins w:id="80" w:author="Claude" w:date="2026-05-02T00:00:00Z">
        <w:r>
          <w:rPr>
            <w:b/>
            <w:bCs/>
            <w:color w:val="2B5BAA"/>
            <w:sz w:val="28"/>
            <w:szCs w:val="28"/>
          </w:rPr>
          <w:t>1.14 적 기본 스탯 (P1 명세, 초안)</w:t>
        </w:r>
      </w:ins>
    </w:p>
    <w:p>
      <w:pPr>
        <w:rPr>
          <w:ins w:id="81" w:author="Claude" w:date="2026-05-02T00:00:00Z"/>
        </w:rPr>
      </w:pPr>
      <w:ins w:id="82" w:author="Claude" w:date="2026-05-02T00:00:00Z">
        <w:r>
          <w:t>밸런스는 1차 플레이 테스트 후 조정 예정. 초안값은 'Ghost 한 명이 무난하게 1웨이브를 클리어한다'를 기준점으로 잡음.</w:t>
        </w:r>
      </w:ins>
    </w:p>
    <w:p>
      <w:pPr>
        <w:rPr>
          <w:ins w:id="83" w:author="Claude" w:date="2026-05-02T00:00:00Z"/>
          <w:b/>
        </w:rPr>
      </w:pPr>
      <w:ins w:id="84" w:author="Claude" w:date="2026-05-02T00:00:00Z">
        <w:r>
          <w:rPr>
            <w:b/>
          </w:rPr>
          <w:t>적 A - 원거리 고정형 (저격수)</w:t>
        </w:r>
      </w:ins>
    </w:p>
    <w:p>
      <w:pPr>
        <w:rPr>
          <w:ins w:id="85" w:author="Claude" w:date="2026-05-02T00:00:00Z"/>
        </w:rPr>
      </w:pPr>
      <w:ins w:id="86" w:author="Claude" w:date="2026-05-02T00:00:00Z">
        <w:r>
          <w:t>HP 60 / 데미지 15 / 사격 간격 2.0초 / 사거리 무제한(고정 사이드뷰) / 이동 없음 / 처치 시 버스트 게이지 +5</w:t>
        </w:r>
      </w:ins>
    </w:p>
    <w:p>
      <w:pPr>
        <w:rPr>
          <w:ins w:id="87" w:author="Claude" w:date="2026-05-02T00:00:00Z"/>
          <w:b/>
        </w:rPr>
      </w:pPr>
      <w:ins w:id="88" w:author="Claude" w:date="2026-05-02T00:00:00Z">
        <w:r>
          <w:rPr>
            <w:b/>
          </w:rPr>
          <w:t>적 B - 위치 변경형</w:t>
        </w:r>
      </w:ins>
    </w:p>
    <w:p>
      <w:pPr>
        <w:rPr>
          <w:ins w:id="89" w:author="Claude" w:date="2026-05-02T00:00:00Z"/>
        </w:rPr>
      </w:pPr>
      <w:ins w:id="90" w:author="Claude" w:date="2026-05-02T00:00:00Z">
        <w:r>
          <w:t>HP 80 / 데미지 10 / 사격 간격 1.5초 / 이동 임계값: HP 25% 감소 시 다음 Waypoint로 이동 / 이동 속도 3 unit/s / 처치 시 버스트 게이지 +8</w:t>
        </w:r>
      </w:ins>
    </w:p>
    <w:p>
      <w:pPr>
        <w:rPr>
          <w:ins w:id="91" w:author="Claude" w:date="2026-05-02T00:00:00Z"/>
          <w:b/>
        </w:rPr>
      </w:pPr>
      <w:ins w:id="92" w:author="Claude" w:date="2026-05-02T00:00:00Z">
        <w:r>
          <w:rPr>
            <w:b/>
          </w:rPr>
          <w:t>적 C - 근접 돌진형</w:t>
        </w:r>
      </w:ins>
    </w:p>
    <w:p>
      <w:pPr>
        <w:rPr>
          <w:ins w:id="93" w:author="Claude" w:date="2026-05-02T00:00:00Z"/>
        </w:rPr>
      </w:pPr>
      <w:ins w:id="94" w:author="Claude" w:date="2026-05-02T00:00:00Z">
        <w:r>
          <w:t>HP 50 / 근접 데미지 30 / 추적 시작 거리 8 unit / 돌진 발동 거리 2 unit / 이동 속도 5 unit/s / 처치 시 버스트 게이지 +10</w:t>
        </w:r>
      </w:ins>
    </w:p>
    <w:p>
      <w:pPr>
        <w:pStyle w:val="Heading2"/>
        <w:rPr>
          <w:ins w:id="95" w:author="Claude" w:date="2026-05-02T00:00:00Z"/>
        </w:rPr>
      </w:pPr>
      <w:ins w:id="96" w:author="Claude" w:date="2026-05-02T00:00:00Z">
        <w:r>
          <w:rPr>
            <w:b/>
            <w:bCs/>
            <w:color w:val="2B5BAA"/>
            <w:sz w:val="28"/>
            <w:szCs w:val="28"/>
          </w:rPr>
          <w:t>1.15 Bullet 스펙 (P1 명세)</w:t>
        </w:r>
      </w:ins>
    </w:p>
    <w:p>
      <w:pPr>
        <w:rPr>
          <w:ins w:id="97" w:author="Claude" w:date="2026-05-02T00:00:00Z"/>
        </w:rPr>
      </w:pPr>
      <w:ins w:id="98" w:author="Claude" w:date="2026-05-02T00:00:00Z">
        <w:r>
          <w:t>총탄 본체 구현용 사양. 모든 Bullet은 Object Pool에서 대여한다.</w:t>
        </w:r>
      </w:ins>
    </w:p>
    <w:p>
      <w:pPr>
        <w:rPr>
          <w:ins w:id="99" w:author="Claude" w:date="2026-05-02T00:00:00Z"/>
        </w:rPr>
      </w:pPr>
      <w:ins w:id="100" w:author="Claude" w:date="2026-05-02T00:00:00Z">
        <w:r>
          <w:t>- 이동 방식: 직선 등속 (Rigidbody2D linearVelocity 또는 transform.Translate 비교 검토)</w:t>
        </w:r>
      </w:ins>
    </w:p>
    <w:p>
      <w:pPr>
        <w:rPr>
          <w:ins w:id="101" w:author="Claude" w:date="2026-05-02T00:00:00Z"/>
        </w:rPr>
      </w:pPr>
      <w:ins w:id="102" w:author="Claude" w:date="2026-05-02T00:00:00Z">
        <w:r>
          <w:t>- 속도: 기본 25 unit/s (저격은 30, 미니건 20, 돌격소총 25 등 무기별 조정)</w:t>
        </w:r>
      </w:ins>
    </w:p>
    <w:p>
      <w:pPr>
        <w:rPr>
          <w:ins w:id="103" w:author="Claude" w:date="2026-05-02T00:00:00Z"/>
        </w:rPr>
      </w:pPr>
      <w:ins w:id="104" w:author="Claude" w:date="2026-05-02T00:00:00Z">
        <w:r>
          <w:t>- 수명: 3.0초 (TTL 만료 시 풀로 반환)</w:t>
        </w:r>
      </w:ins>
    </w:p>
    <w:p>
      <w:pPr>
        <w:rPr>
          <w:ins w:id="105" w:author="Claude" w:date="2026-05-02T00:00:00Z"/>
        </w:rPr>
      </w:pPr>
      <w:ins w:id="106" w:author="Claude" w:date="2026-05-02T00:00:00Z">
        <w:r>
          <w:t>- 피격 판정: Trigger Collider2D + Layer 분리 (Player Bullet / Enemy Bullet / Enemy Body / Player Body)</w:t>
        </w:r>
      </w:ins>
    </w:p>
    <w:p>
      <w:pPr>
        <w:rPr>
          <w:ins w:id="107" w:author="Claude" w:date="2026-05-02T00:00:00Z"/>
        </w:rPr>
      </w:pPr>
      <w:ins w:id="108" w:author="Claude" w:date="2026-05-02T00:00:00Z">
        <w:r>
          <w:t>- 데미지 전달: Bullet이 들고 있는 damage 값을 IDamageable.TakeDamage(damage)로 전달 (인터페이스 활용)</w:t>
        </w:r>
      </w:ins>
    </w:p>
    <w:p>
      <w:pPr>
        <w:rPr>
          <w:ins w:id="109" w:author="Claude" w:date="2026-05-02T00:00:00Z"/>
        </w:rPr>
      </w:pPr>
      <w:ins w:id="110" w:author="Claude" w:date="2026-05-02T00:00:00Z">
        <w:r>
          <w:t>- 풀 사이즈: 초기 30, 동적 확장 허용 (미니건 풀가속 시 60발/초 × 3초 수명 = 동시 최대 ~180개 가능성 고려)</w:t>
        </w:r>
      </w:ins>
    </w:p>
    <w:p>
      <w:pPr>
        <w:pStyle w:val="Heading2"/>
        <w:rPr>
          <w:ins w:id="111" w:author="Claude" w:date="2026-05-02T00:00:00Z"/>
        </w:rPr>
      </w:pPr>
      <w:ins w:id="112" w:author="Claude" w:date="2026-05-02T00:00:00Z">
        <w:r>
          <w:rPr>
            <w:b/>
            <w:bCs/>
            <w:color w:val="2B5BAA"/>
            <w:sz w:val="28"/>
            <w:szCs w:val="28"/>
          </w:rPr>
          <w:t>1.16 웨이브 1 - 샘플 구조</w:t>
        </w:r>
      </w:ins>
    </w:p>
    <w:p>
      <w:pPr>
        <w:rPr>
          <w:ins w:id="113" w:author="Claude" w:date="2026-05-02T00:00:00Z"/>
        </w:rPr>
      </w:pPr>
      <w:ins w:id="114" w:author="Claude" w:date="2026-05-02T00:00:00Z">
        <w:r>
          <w:t>전체 웨이브 시스템은 Phase 2 후반 구현. 다만 Phase 1에서 적 AI를 검증할 수 있도록 1웨이브 구조를 미리 잡아둠. 한 웨이브 = 여러 Sub-Wave의 시퀀스.</w:t>
        </w:r>
      </w:ins>
    </w:p>
    <w:p>
      <w:pPr>
        <w:rPr>
          <w:ins w:id="115" w:author="Claude" w:date="2026-05-02T00:00:00Z"/>
        </w:rPr>
      </w:pPr>
      <w:ins w:id="116" w:author="Claude" w:date="2026-05-02T00:00:00Z">
        <w:r>
          <w:t>- Sub-Wave 1: 적 A × 2 (좌/우 고정 위치). 클리어 후 1초 대기.</w:t>
        </w:r>
      </w:ins>
    </w:p>
    <w:p>
      <w:pPr>
        <w:rPr>
          <w:ins w:id="117" w:author="Claude" w:date="2026-05-02T00:00:00Z"/>
        </w:rPr>
      </w:pPr>
      <w:ins w:id="118" w:author="Claude" w:date="2026-05-02T00:00:00Z">
        <w:r>
          <w:t>- Sub-Wave 2: 적 A × 1 + 적 B × 1 (B는 2개 Waypoint 가짐). 클리어 후 1초 대기.</w:t>
        </w:r>
      </w:ins>
    </w:p>
    <w:p>
      <w:pPr>
        <w:rPr>
          <w:ins w:id="119" w:author="Claude" w:date="2026-05-02T00:00:00Z"/>
        </w:rPr>
      </w:pPr>
      <w:ins w:id="120" w:author="Claude" w:date="2026-05-02T00:00:00Z">
        <w:r>
          <w:t>- Sub-Wave 3 (마무리): 적 C × 2 동시 등장 (좌/우 진입). 처치 시 웨이브 클리어.</w:t>
        </w:r>
      </w:ins>
    </w:p>
    <w:p>
      <w:pPr>
        <w:rPr>
          <w:ins w:id="121" w:author="Claude" w:date="2026-05-02T00:00:00Z"/>
        </w:rPr>
      </w:pPr>
      <w:ins w:id="122" w:author="Claude" w:date="2026-05-02T00:00:00Z">
        <w:r>
          <w:t>스폰 데이터는 ScriptableObject(WaveData)로 분리: List&lt;SubWaveData&gt;를 직렬화. Sub-Wave당 (적 타입, 수량, 스폰 위치, 등장 딜레이) 4필드.</w:t>
        </w:r>
      </w:ins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4"/>
          <w:szCs w:val="34"/>
        </w:rPr>
        <w:t>2. 기능 명세서</w:t>
      </w:r>
    </w:p>
    <w:p>
      <w:pPr>
        <w:pBdr>
          <w:bottom w:val="single" w:sz="4" w:space="1" w:color="2B5BAA"/>
        </w:pBdr>
        <w:spacing w:after="20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2.1 캐릭터 스위칭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CS-01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전환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버튼 탭 시 활성 캐릭터 변경, 전환 딜레이 0.3초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CS-02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상태 보존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전환 시 HP, 버프, 디버프 지속시간 유지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CS-03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카메라 이동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전환 시 카메라 Lerp로 해당 캐릭터 중앙 이동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CS-04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입력 차단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전환 딜레이 동안 사격/스킬 입력 무효 처리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CS-05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사망 캐릭터 잠금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HP 0 캐릭터 전환 버튼 비활성화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2.2 버스트 게이지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BG-01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게이지 공유 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3캐릭터 공통 단일 게이지 (0.0~100.0f)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BG-02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캐릭터별 차징량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ScriptableObject로 캐릭터별 충전량 관리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BG-03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발동 조건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게이지 100% 도달 시 버스트 버튼 활성화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BG-04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게이지 초기화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발동 후 게이지 0% 리셋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BG-05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UI 연동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게이지 변경 시 Image.fillAmount 실시간 반영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2.3 스킬 시스템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SK-01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스킬 (3버스터)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직선 방향 관통 피해 판정 (Raycast 또는 BoxCast)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SK-02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버프 스킬 (2버스터)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팀 전체 StatusEffect 적용 (지속시간 포함)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SK-03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디버프 스킬 (1버스터)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범위 내 적 StatusEffect 적용 (이동속도, 방어력)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SK-04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쿨타임 관리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발동 후 쿨타임 UI 타이머 처리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SK-05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스위칭 연동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전환 시 해당 캐릭터 스킬로 UI 변경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2.4 버스트 스킬 연출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BS-01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전투 일시정지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발동 시 TimeScale 조작 또는 State 전환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BS-02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연출 파이프라인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애니메이션 → 이펙트 → 피해 적용 → 전투 재개 순서 보장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BS-03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3버스터 연출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풀파워 스나이프: 화면 플래시 + 피해 이펙트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BS-04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2버스터 연출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강철 폭풍: 연속 탄막 이펙트 + 무적 상태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BS-05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1버스터 연출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전술 재밍: 화면 왜곡 이펙트 + 스턴 적용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2.5 적 AI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EN-01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원거리 고정형 AI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일정 간격 단발 사격, 커버 위치 고정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EN-02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위치 변경형 AI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임계값 도달 시 Waypoint 이동 후 재사격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EN-03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근접 돌진형 AI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일정 거리 내 플레이어 추적, 접근 시 근접 공격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EN-04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상태머신 관리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Idle / Patrol / Attack / Move / Dead 상태 전환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EN-05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반응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시 넉백 및 HP 감소 처리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2.6 리로딩 시스템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800"/>
        <w:gridCol w:w="4500"/>
        <w:gridCol w:w="1026"/>
      </w:tblGrid>
      <w:tr>
        <w:tc>
          <w:tcPr>
            <w:tcW w:w="7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5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RL-01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 리로딩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입력 없을 때 일정 시간 후 탄약 자동 충전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RL-02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강제 풀 리로딩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탄창 0 도달 시 즉시 강제 리로딩 시작 (입력 차단)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RL-03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캐릭터별 리로드 시간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ScriptableObject로 무기별 리로드 시간 관리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P1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RL-04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리로드 UI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탄약 수 표시 + 강제 리로드 진행 바 표시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  <w:t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RL-05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스위칭 연동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전환 시 해당 캐릭터 탄약 상태 UI 갱신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6B"/>
          <w:sz w:val="34"/>
          <w:szCs w:val="34"/>
        </w:rPr>
        <w:t>3. 작업 일정표 (3개월)</w:t>
      </w:r>
    </w:p>
    <w:p>
      <w:pPr>
        <w:pBdr>
          <w:bottom w:val="single" w:sz="4" w:space="1" w:color="2B5BAA"/>
        </w:pBdr>
        <w:spacing w:after="20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3.1 마일스톤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026"/>
      </w:tblGrid>
      <w:tr>
        <w:tc>
          <w:tcPr>
            <w:tcW w:w="1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4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3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Month 1 (1~4주차)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코어 시스템 구축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전투 기반, 캐릭터 이동, 사격, 적 기본 AI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Month 2 (5~8주차)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전투 시스템 완성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스위칭, 스킬, 버스트 게이지, 리로딩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Month 3 (9~12주차)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연출 &amp; 완성도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연출, UI 완성, 버그 수정, PC 포팅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3.2 Phase 1 — 코어 시스템 구축 (Month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400"/>
        <w:gridCol w:w="5726"/>
      </w:tblGrid>
      <w:tr>
        <w:tc>
          <w:tcPr>
            <w:tcW w:w="9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4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작업 항목</w:t>
            </w:r>
          </w:p>
        </w:tc>
        <w:tc>
          <w:tcPr>
            <w:tcW w:w="57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프로젝트 세팅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Unity 프로젝트 생성, 폴더 구조 설계, GitHub 연동, ScriptableObject 틀 설계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기본 이동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고정 사이드뷰 캐릭터 위치 배치, 커버 위치 지정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사격 시스템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터치/클릭 입력 감지, 탄환 오브젝트 풀링, 피격 판정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 시스템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 리로딩, 강제 풀 리로딩, 캐릭터별 리로드 시간 적용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기본 AI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원거리 고정형 적 구현 (State Machine, 사격 패턴)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위치 변경 AI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위치 변경형 적 Waypoint 이동 로직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근접 돌진형 적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플레이어 추적 + 근접 공격 패턴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적 피격 &amp; HP 처리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넉백, HP 감소, 사망 처리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3.3 Phase 2 — 전투 시스템 완성 (Month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400"/>
        <w:gridCol w:w="5726"/>
      </w:tblGrid>
      <w:tr>
        <w:tc>
          <w:tcPr>
            <w:tcW w:w="9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4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작업 항목</w:t>
            </w:r>
          </w:p>
        </w:tc>
        <w:tc>
          <w:tcPr>
            <w:tcW w:w="57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스위칭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전환 딜레이, 상태 보존, 카메라 Lerp 이동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카메라 시스템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고정 사이드뷰 + 캐릭터 전환 시 중앙 이동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6주차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공유 풀, 캐릭터별 차징량, 게이지 초기화 로직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6주차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StatusEffect 시스템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Base Class 설계, 버프/디버프 적용/만료 처리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기본 스킬 3개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스킬, 버프 스킬, 디버프 스킬 각각 구현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쿨타임 UI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쿨타임 타이머, 버튼 비활성화 처리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웨이브 시스템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웨이브 매니저, 적 스폰 로직, 웨이브 클리어 조건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전투 결과 처리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승리/패배 판정, 결과 화면 기본 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3.4 Phase 3 — 연출 &amp; 완성도 (Month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400"/>
        <w:gridCol w:w="5726"/>
      </w:tblGrid>
      <w:tr>
        <w:tc>
          <w:tcPr>
            <w:tcW w:w="9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4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작업 항목</w:t>
            </w:r>
          </w:p>
        </w:tc>
        <w:tc>
          <w:tcPr>
            <w:tcW w:w="57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9주차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스킬 연출 3개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연출 파이프라인 구축, 3버스터 풀파워 스나이프 연출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9주차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연출 2~3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2버스터 강철 폭풍, 1버스터 전술 재밍 연출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UI 완성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HP바, 버프 아이콘, 리로딩 UI, 전환 버튼 완성도 향상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이펙트 &amp; 사운드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무료 이펙트 에셋 적용, 사격/피격/스킬 사운드 연동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11주차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버그 수정 &amp; 밸런싱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전투 흐름 테스트, 적 AI 버그, 스킬 상호작용 점검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11주차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성능 최적화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오브젝트 풀링 검증, 드로우콜 최소화, 모바일 FPS 체크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12주차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PC 포팅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입력 시스템 PC 대응 (마우스/키보드), 해상도 대응</w:t>
            </w:r>
          </w:p>
        </w:tc>
      </w:tr>
      <w:t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12주차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문서화 &amp; 포트폴리오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README 정리, 플레이 영상 녹화, GitHub 최종 정리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6B"/>
          <w:sz w:val="34"/>
          <w:szCs w:val="34"/>
        </w:rPr>
        <w:t>4. 참고 및 차별화 포인트</w:t>
      </w:r>
    </w:p>
    <w:p>
      <w:pPr>
        <w:pBdr>
          <w:bottom w:val="single" w:sz="4" w:space="1" w:color="2B5BAA"/>
        </w:pBdr>
        <w:spacing w:after="20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4.1 원작 참고 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>
        <w:tc>
          <w:tcPr>
            <w:tcW w:w="20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  <w:tc>
          <w:tcPr>
            <w:tcW w:w="32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원작(니케) 방식</w:t>
            </w:r>
          </w:p>
        </w:tc>
        <w:tc>
          <w:tcPr>
            <w:tcW w:w="38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본 프로젝트 채택 여부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커버 액션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커버 뒤 자동 배치, 공격 시 일어남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채택 (간소화: 커버 위치 고정)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게이지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3단계 시스템 (Full Burst)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채택 (단일 공유 풀로 단순화)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스위칭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실시간 3인 전환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채택 (동일 구조)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리로딩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자동 + 강제 풀 리로딩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채택 (동일 구조, 무기별 시간 차별화)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카메라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고정 사이드뷰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채택 + 전환 시 캐릭터 중앙 이동 추가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가챠/육성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핵심 수익 모델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미채택 (전투 시스템에만 집중)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스토리/대화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풀 보이스 비주얼노벨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미채택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4.2 차별화 구현 포인트</w:t>
      </w:r>
    </w:p>
    <w:p>
      <w:pPr>
        <w:spacing w:after="100"/>
      </w:pPr>
      <w:r>
        <w:rPr>
          <w:sz w:val="22"/>
          <w:szCs w:val="22"/>
        </w:rPr>
        <w:t>다음은 원작과 다르게 구현하거나, 포트폴리오 어필을 위해 설계적으로 개선한 부분이야.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① 캐릭터 전환 시 카메라 중앙 이동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원작: 캐릭터가 고정 위치에 있어 카메라 이동 없음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본 프로젝트: 캐릭터 3명이 서로 다른 위치에 배치, 전환 시 Lerp 카메라 이동으로 동적인 연출 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기술 포인트: Camera.main.transform Lerp + 전환 상태머신 연동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② ScriptableObject 기반 데이터 설계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원작: 서버 기반 데이터 관리 (게임 서비스)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본 프로젝트: 캐릭터 스탯, 무기 데이터, 스킬 수치를 ScriptableObject로 분리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기술 포인트: 코드와 데이터 완전 분리 → 확장성/유지보수성 시연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③ StatusEffect 컴포넌트 시스템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원작: 버프/디버프가 있으나 내부 구현 불명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본 프로젝트: Base Class 상속 구조로 버프/디버프/DOT 통합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기술 포인트: OOP 설계 역량 시연 (상속, 다형성 활용)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④ Object Pooling 적극 활용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총알, 이펙트, 적 오브젝트 모두 풀링 처리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기술 포인트: 모바일 환경 메모리/GC 최적화 역량 시연</w:t>
      </w:r>
    </w:p>
    <w:p>
      <w:pPr>
        <w:spacing w:after="160"/>
      </w:pPr>
    </w:p>
    <w:p>
      <w:pPr>
        <w:pStyle w:val="Heading3"/>
      </w:pPr>
      <w:r>
        <w:rPr>
          <w:b/>
          <w:bCs/>
          <w:color w:val="333333"/>
          <w:sz w:val="24"/>
          <w:szCs w:val="24"/>
        </w:rPr>
        <w:t>⑤ 입력 추상화 레이어 (Mobile → PC 대응)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Unity Input System 패키지 활용으로 터치/마우스/키보드 통합 처리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기술 포인트: 플랫폼 이식성 설계 역량 시연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B5BAA"/>
          <w:sz w:val="28"/>
          <w:szCs w:val="28"/>
        </w:rPr>
        <w:t>4.3 포트폴리오 어필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026"/>
      </w:tblGrid>
      <w:tr>
        <w:tc>
          <w:tcPr>
            <w:tcW w:w="4000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어필 포인트</w:t>
            </w:r>
          </w:p>
        </w:tc>
        <w:tc>
          <w:tcPr>
            <w:tcW w:w="5026" w:type="dxa"/>
            <w:tcBorders>
              <w:top w:val="single" w:sz="1" w:space="0" w:color="2B5BAA"/>
              <w:left w:val="single" w:sz="1" w:space="0" w:color="2B5BAA"/>
              <w:bottom w:val="single" w:sz="1" w:space="0" w:color="2B5BAA"/>
              <w:right w:val="single" w:sz="1" w:space="0" w:color="2B5BAA"/>
            </w:tcBorders>
            <w:shd w:val="clear" w:color="auto" w:fill="2B5BA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시연 역량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State Machine 기반 전투 흐름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게임 아키텍처 설계 능력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ScriptableObject 데이터 분리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코드 품질 및 확장성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StatusEffect 상속 구조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OOP 설계 능력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Object Pooling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모바일 성능 최적화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Lerp 카메라 시스템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카메라 연출 구현 능력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버스트 연출 파이프라인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게임 연출 &amp; Coroutine 활용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Mobile → PC 입력 추상화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플랫폼 이식 설계 능력</w:t>
            </w:r>
          </w:p>
        </w:tc>
      </w:tr>
    </w:tbl>
    <w:p>
      <w:pPr>
        <w:spacing w:after="160"/>
      </w:pPr>
    </w:p>
    <w:p>
      <w:pPr>
        <w:pBdr>
          <w:bottom w:val="single" w:sz="4" w:space="1" w:color="2B5BAA"/>
        </w:pBdr>
        <w:spacing w:after="200"/>
      </w:pPr>
    </w:p>
    <w:p>
      <w:pPr>
        <w:jc w:val="center"/>
      </w:pPr>
      <w:r>
        <w:rPr>
          <w:color w:val="999999"/>
          <w:sz w:val="18"/>
          <w:szCs w:val="18"/>
        </w:rPr>
        <w:t>Project BUSTER | GDD v1.0 | 2025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PC</cp:lastModifiedBy>
  <cp:revision>1</cp:revision>
  <dcterms:modified xsi:type="dcterms:W3CDTF">2026-05-02T08:55:47Z</dcterms:modified>
  <cp:version>1200.0100.01</cp:version>
</cp:coreProperties>
</file>